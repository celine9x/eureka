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17989" w14:textId="77777777" w:rsidR="00B53819" w:rsidRPr="00B22B65" w:rsidRDefault="00000000">
      <w:pPr>
        <w:spacing w:after="40"/>
        <w:jc w:val="center"/>
        <w:rPr>
          <w:lang w:val="en-US"/>
        </w:rPr>
      </w:pPr>
      <w:r w:rsidRPr="00B22B65">
        <w:rPr>
          <w:b/>
          <w:bCs/>
          <w:color w:val="C0392B"/>
          <w:sz w:val="20"/>
          <w:szCs w:val="20"/>
          <w:lang w:val="en-US"/>
        </w:rPr>
        <w:t>REDLINE — PROPOSED CHANGES</w:t>
      </w:r>
    </w:p>
    <w:p w14:paraId="2F41798A" w14:textId="77777777" w:rsidR="00B53819" w:rsidRPr="00B22B65" w:rsidRDefault="00000000">
      <w:pPr>
        <w:spacing w:after="160"/>
        <w:jc w:val="center"/>
        <w:rPr>
          <w:lang w:val="en-US"/>
        </w:rPr>
      </w:pPr>
      <w:r w:rsidRPr="00B22B65">
        <w:rPr>
          <w:i/>
          <w:iCs/>
          <w:color w:val="595959"/>
          <w:sz w:val="18"/>
          <w:szCs w:val="18"/>
          <w:lang w:val="en-US"/>
        </w:rPr>
        <w:t>Marked up by the Inpart Contract Review Assistant against alliance post-mortems and linked open risks. Tracked changes and margin comments below are proposals for reviewer decision.</w:t>
      </w:r>
    </w:p>
    <w:p w14:paraId="2F41798B" w14:textId="77777777" w:rsidR="00B53819" w:rsidRDefault="00000000">
      <w:pPr>
        <w:spacing w:after="100"/>
      </w:pPr>
      <w:r>
        <w:rPr>
          <w:b/>
          <w:bCs/>
        </w:rPr>
        <w:t>Summary of proposed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760"/>
        <w:gridCol w:w="2100"/>
      </w:tblGrid>
      <w:tr w:rsidR="00B53819" w14:paraId="2F41798F" w14:textId="77777777">
        <w:tblPrEx>
          <w:tblCellMar>
            <w:top w:w="0" w:type="dxa"/>
            <w:bottom w:w="0" w:type="dxa"/>
          </w:tblCellMar>
        </w:tblPrEx>
        <w:trPr>
          <w:tblHeader/>
        </w:trPr>
        <w:tc>
          <w:tcPr>
            <w:tcW w:w="1500" w:type="dxa"/>
            <w:shd w:val="clear" w:color="auto" w:fill="2E2E38"/>
            <w:tcMar>
              <w:top w:w="60" w:type="dxa"/>
              <w:left w:w="100" w:type="dxa"/>
              <w:bottom w:w="60" w:type="dxa"/>
              <w:right w:w="100" w:type="dxa"/>
            </w:tcMar>
          </w:tcPr>
          <w:p w14:paraId="2F41798C" w14:textId="77777777" w:rsidR="00B53819" w:rsidRDefault="00000000">
            <w:r>
              <w:rPr>
                <w:b/>
                <w:bCs/>
                <w:color w:val="FFFFFF"/>
                <w:sz w:val="18"/>
                <w:szCs w:val="18"/>
              </w:rPr>
              <w:t>Severity</w:t>
            </w:r>
          </w:p>
        </w:tc>
        <w:tc>
          <w:tcPr>
            <w:tcW w:w="5760" w:type="dxa"/>
            <w:shd w:val="clear" w:color="auto" w:fill="2E2E38"/>
            <w:tcMar>
              <w:top w:w="60" w:type="dxa"/>
              <w:left w:w="100" w:type="dxa"/>
              <w:bottom w:w="60" w:type="dxa"/>
              <w:right w:w="100" w:type="dxa"/>
            </w:tcMar>
          </w:tcPr>
          <w:p w14:paraId="2F41798D" w14:textId="77777777" w:rsidR="00B53819" w:rsidRDefault="00000000">
            <w:r>
              <w:rPr>
                <w:b/>
                <w:bCs/>
                <w:color w:val="FFFFFF"/>
                <w:sz w:val="18"/>
                <w:szCs w:val="18"/>
              </w:rPr>
              <w:t>Issue</w:t>
            </w:r>
          </w:p>
        </w:tc>
        <w:tc>
          <w:tcPr>
            <w:tcW w:w="2100" w:type="dxa"/>
            <w:shd w:val="clear" w:color="auto" w:fill="2E2E38"/>
            <w:tcMar>
              <w:top w:w="60" w:type="dxa"/>
              <w:left w:w="100" w:type="dxa"/>
              <w:bottom w:w="60" w:type="dxa"/>
              <w:right w:w="100" w:type="dxa"/>
            </w:tcMar>
          </w:tcPr>
          <w:p w14:paraId="2F41798E" w14:textId="77777777" w:rsidR="00B53819" w:rsidRDefault="00000000">
            <w:r>
              <w:rPr>
                <w:b/>
                <w:bCs/>
                <w:color w:val="FFFFFF"/>
                <w:sz w:val="18"/>
                <w:szCs w:val="18"/>
              </w:rPr>
              <w:t>Proposed action</w:t>
            </w:r>
          </w:p>
        </w:tc>
      </w:tr>
      <w:tr w:rsidR="00B53819" w14:paraId="2F417993"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2F417990" w14:textId="77777777" w:rsidR="00B53819" w:rsidRDefault="00000000">
            <w:r>
              <w:rPr>
                <w:b/>
                <w:bCs/>
                <w:color w:val="C0392B"/>
                <w:sz w:val="18"/>
                <w:szCs w:val="18"/>
              </w:rPr>
              <w:t>High</w:t>
            </w:r>
          </w:p>
        </w:tc>
        <w:tc>
          <w:tcPr>
            <w:tcW w:w="5760" w:type="dxa"/>
            <w:shd w:val="clear" w:color="auto" w:fill="FFFFFF"/>
            <w:tcMar>
              <w:top w:w="60" w:type="dxa"/>
              <w:left w:w="100" w:type="dxa"/>
              <w:bottom w:w="60" w:type="dxa"/>
              <w:right w:w="100" w:type="dxa"/>
            </w:tcMar>
          </w:tcPr>
          <w:p w14:paraId="2F417991" w14:textId="77777777" w:rsidR="00B53819" w:rsidRPr="00B22B65" w:rsidRDefault="00000000">
            <w:pPr>
              <w:rPr>
                <w:lang w:val="en-US"/>
              </w:rPr>
            </w:pPr>
            <w:r w:rsidRPr="00B22B65">
              <w:rPr>
                <w:sz w:val="18"/>
                <w:szCs w:val="18"/>
                <w:lang w:val="en-US"/>
              </w:rPr>
              <w:t>4.1 Termination: missing transition support and cost recovery</w:t>
            </w:r>
          </w:p>
        </w:tc>
        <w:tc>
          <w:tcPr>
            <w:tcW w:w="2100" w:type="dxa"/>
            <w:shd w:val="clear" w:color="auto" w:fill="FFFFFF"/>
            <w:tcMar>
              <w:top w:w="60" w:type="dxa"/>
              <w:left w:w="100" w:type="dxa"/>
              <w:bottom w:w="60" w:type="dxa"/>
              <w:right w:w="100" w:type="dxa"/>
            </w:tcMar>
          </w:tcPr>
          <w:p w14:paraId="2F417992" w14:textId="77777777" w:rsidR="00B53819" w:rsidRDefault="00000000">
            <w:r>
              <w:rPr>
                <w:sz w:val="18"/>
                <w:szCs w:val="18"/>
              </w:rPr>
              <w:t>Preserve transition &amp; cost recovery</w:t>
            </w:r>
          </w:p>
        </w:tc>
      </w:tr>
      <w:tr w:rsidR="00B53819" w14:paraId="2F417997" w14:textId="77777777">
        <w:tblPrEx>
          <w:tblCellMar>
            <w:top w:w="0" w:type="dxa"/>
            <w:bottom w:w="0" w:type="dxa"/>
          </w:tblCellMar>
        </w:tblPrEx>
        <w:tc>
          <w:tcPr>
            <w:tcW w:w="1500" w:type="dxa"/>
            <w:shd w:val="clear" w:color="auto" w:fill="F4F4F6"/>
            <w:tcMar>
              <w:top w:w="60" w:type="dxa"/>
              <w:left w:w="100" w:type="dxa"/>
              <w:bottom w:w="60" w:type="dxa"/>
              <w:right w:w="100" w:type="dxa"/>
            </w:tcMar>
          </w:tcPr>
          <w:p w14:paraId="2F417994" w14:textId="77777777" w:rsidR="00B53819" w:rsidRDefault="00000000">
            <w:r>
              <w:rPr>
                <w:b/>
                <w:bCs/>
                <w:color w:val="C0392B"/>
                <w:sz w:val="18"/>
                <w:szCs w:val="18"/>
              </w:rPr>
              <w:t>High</w:t>
            </w:r>
          </w:p>
        </w:tc>
        <w:tc>
          <w:tcPr>
            <w:tcW w:w="5760" w:type="dxa"/>
            <w:shd w:val="clear" w:color="auto" w:fill="F4F4F6"/>
            <w:tcMar>
              <w:top w:w="60" w:type="dxa"/>
              <w:left w:w="100" w:type="dxa"/>
              <w:bottom w:w="60" w:type="dxa"/>
              <w:right w:w="100" w:type="dxa"/>
            </w:tcMar>
          </w:tcPr>
          <w:p w14:paraId="2F417995" w14:textId="77777777" w:rsidR="00B53819" w:rsidRPr="00B22B65" w:rsidRDefault="00000000">
            <w:pPr>
              <w:rPr>
                <w:lang w:val="en-US"/>
              </w:rPr>
            </w:pPr>
            <w:r w:rsidRPr="00B22B65">
              <w:rPr>
                <w:sz w:val="18"/>
                <w:szCs w:val="18"/>
                <w:lang w:val="en-US"/>
              </w:rPr>
              <w:t>3.1 Governance: no JSC deadlock escalation</w:t>
            </w:r>
          </w:p>
        </w:tc>
        <w:tc>
          <w:tcPr>
            <w:tcW w:w="2100" w:type="dxa"/>
            <w:shd w:val="clear" w:color="auto" w:fill="F4F4F6"/>
            <w:tcMar>
              <w:top w:w="60" w:type="dxa"/>
              <w:left w:w="100" w:type="dxa"/>
              <w:bottom w:w="60" w:type="dxa"/>
              <w:right w:w="100" w:type="dxa"/>
            </w:tcMar>
          </w:tcPr>
          <w:p w14:paraId="2F417996" w14:textId="77777777" w:rsidR="00B53819" w:rsidRDefault="00000000">
            <w:r>
              <w:rPr>
                <w:sz w:val="18"/>
                <w:szCs w:val="18"/>
              </w:rPr>
              <w:t>Add deadlock escalation path</w:t>
            </w:r>
          </w:p>
        </w:tc>
      </w:tr>
      <w:tr w:rsidR="00B53819" w14:paraId="2F41799B"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2F417998" w14:textId="77777777" w:rsidR="00B53819" w:rsidRDefault="00000000">
            <w:r>
              <w:rPr>
                <w:b/>
                <w:bCs/>
                <w:color w:val="B9770E"/>
                <w:sz w:val="18"/>
                <w:szCs w:val="18"/>
              </w:rPr>
              <w:t>Moderate</w:t>
            </w:r>
          </w:p>
        </w:tc>
        <w:tc>
          <w:tcPr>
            <w:tcW w:w="5760" w:type="dxa"/>
            <w:shd w:val="clear" w:color="auto" w:fill="FFFFFF"/>
            <w:tcMar>
              <w:top w:w="60" w:type="dxa"/>
              <w:left w:w="100" w:type="dxa"/>
              <w:bottom w:w="60" w:type="dxa"/>
              <w:right w:w="100" w:type="dxa"/>
            </w:tcMar>
          </w:tcPr>
          <w:p w14:paraId="2F417999" w14:textId="77777777" w:rsidR="00B53819" w:rsidRDefault="00000000">
            <w:r>
              <w:rPr>
                <w:sz w:val="18"/>
                <w:szCs w:val="18"/>
              </w:rPr>
              <w:t>4.2 Termination: inconsistent notice periods</w:t>
            </w:r>
          </w:p>
        </w:tc>
        <w:tc>
          <w:tcPr>
            <w:tcW w:w="2100" w:type="dxa"/>
            <w:shd w:val="clear" w:color="auto" w:fill="FFFFFF"/>
            <w:tcMar>
              <w:top w:w="60" w:type="dxa"/>
              <w:left w:w="100" w:type="dxa"/>
              <w:bottom w:w="60" w:type="dxa"/>
              <w:right w:w="100" w:type="dxa"/>
            </w:tcMar>
          </w:tcPr>
          <w:p w14:paraId="2F41799A" w14:textId="77777777" w:rsidR="00B53819" w:rsidRDefault="00000000">
            <w:r>
              <w:rPr>
                <w:sz w:val="18"/>
                <w:szCs w:val="18"/>
              </w:rPr>
              <w:t>Harmonize notice periods</w:t>
            </w:r>
          </w:p>
        </w:tc>
      </w:tr>
      <w:tr w:rsidR="00B53819" w:rsidRPr="00B22B65" w14:paraId="2F41799F" w14:textId="77777777">
        <w:tblPrEx>
          <w:tblCellMar>
            <w:top w:w="0" w:type="dxa"/>
            <w:bottom w:w="0" w:type="dxa"/>
          </w:tblCellMar>
        </w:tblPrEx>
        <w:tc>
          <w:tcPr>
            <w:tcW w:w="1500" w:type="dxa"/>
            <w:shd w:val="clear" w:color="auto" w:fill="F4F4F6"/>
            <w:tcMar>
              <w:top w:w="60" w:type="dxa"/>
              <w:left w:w="100" w:type="dxa"/>
              <w:bottom w:w="60" w:type="dxa"/>
              <w:right w:w="100" w:type="dxa"/>
            </w:tcMar>
          </w:tcPr>
          <w:p w14:paraId="2F41799C" w14:textId="77777777" w:rsidR="00B53819" w:rsidRDefault="00000000">
            <w:r>
              <w:rPr>
                <w:b/>
                <w:bCs/>
                <w:color w:val="1F6FB2"/>
                <w:sz w:val="18"/>
                <w:szCs w:val="18"/>
              </w:rPr>
              <w:t>Low</w:t>
            </w:r>
          </w:p>
        </w:tc>
        <w:tc>
          <w:tcPr>
            <w:tcW w:w="5760" w:type="dxa"/>
            <w:shd w:val="clear" w:color="auto" w:fill="F4F4F6"/>
            <w:tcMar>
              <w:top w:w="60" w:type="dxa"/>
              <w:left w:w="100" w:type="dxa"/>
              <w:bottom w:w="60" w:type="dxa"/>
              <w:right w:w="100" w:type="dxa"/>
            </w:tcMar>
          </w:tcPr>
          <w:p w14:paraId="2F41799D" w14:textId="77777777" w:rsidR="00B53819" w:rsidRPr="00B22B65" w:rsidRDefault="00000000">
            <w:pPr>
              <w:rPr>
                <w:lang w:val="en-US"/>
              </w:rPr>
            </w:pPr>
            <w:r w:rsidRPr="00B22B65">
              <w:rPr>
                <w:sz w:val="18"/>
                <w:szCs w:val="18"/>
                <w:lang w:val="en-US"/>
              </w:rPr>
              <w:t>5.1 Foreground IP: incomplete ownership allocation</w:t>
            </w:r>
          </w:p>
        </w:tc>
        <w:tc>
          <w:tcPr>
            <w:tcW w:w="2100" w:type="dxa"/>
            <w:shd w:val="clear" w:color="auto" w:fill="F4F4F6"/>
            <w:tcMar>
              <w:top w:w="60" w:type="dxa"/>
              <w:left w:w="100" w:type="dxa"/>
              <w:bottom w:w="60" w:type="dxa"/>
              <w:right w:w="100" w:type="dxa"/>
            </w:tcMar>
          </w:tcPr>
          <w:p w14:paraId="2F41799E" w14:textId="77777777" w:rsidR="00B53819" w:rsidRPr="00B22B65" w:rsidRDefault="00000000">
            <w:pPr>
              <w:rPr>
                <w:lang w:val="en-US"/>
              </w:rPr>
            </w:pPr>
            <w:r w:rsidRPr="00B22B65">
              <w:rPr>
                <w:sz w:val="18"/>
                <w:szCs w:val="18"/>
                <w:lang w:val="en-US"/>
              </w:rPr>
              <w:t>Split ownership by invention type</w:t>
            </w:r>
          </w:p>
        </w:tc>
      </w:tr>
    </w:tbl>
    <w:p w14:paraId="2F4179A0" w14:textId="77777777" w:rsidR="00B53819" w:rsidRPr="00B22B65" w:rsidRDefault="00000000">
      <w:pPr>
        <w:rPr>
          <w:lang w:val="en-US"/>
        </w:rPr>
      </w:pPr>
      <w:r w:rsidRPr="00B22B65">
        <w:rPr>
          <w:lang w:val="en-US"/>
        </w:rPr>
        <w:br w:type="page"/>
      </w:r>
    </w:p>
    <w:p w14:paraId="2F4179A1" w14:textId="77777777" w:rsidR="00B53819" w:rsidRPr="00B22B65" w:rsidRDefault="00000000">
      <w:pPr>
        <w:pStyle w:val="Title"/>
        <w:spacing w:after="200"/>
        <w:jc w:val="center"/>
        <w:rPr>
          <w:lang w:val="en-US"/>
        </w:rPr>
      </w:pPr>
      <w:r w:rsidRPr="00B22B65">
        <w:rPr>
          <w:b/>
          <w:bCs/>
          <w:lang w:val="en-US"/>
        </w:rPr>
        <w:lastRenderedPageBreak/>
        <w:t>COLLABORATION AND LICENSE AGREEMENT</w:t>
      </w:r>
    </w:p>
    <w:p w14:paraId="2F4179A2" w14:textId="77777777" w:rsidR="00B53819" w:rsidRPr="00B22B65" w:rsidRDefault="00000000">
      <w:pPr>
        <w:spacing w:after="120"/>
        <w:jc w:val="both"/>
        <w:rPr>
          <w:lang w:val="en-US"/>
        </w:rPr>
      </w:pPr>
      <w:r w:rsidRPr="00B22B65">
        <w:rPr>
          <w:lang w:val="en-US"/>
        </w:rPr>
        <w:t>This Collaboration and License Agreement (this "Agreement") is entered into as of the Effective Date by and between Veltarix Therapeutics, Inc., a Delaware corporation with offices at 1200 Research Parkway, Boston, Massachusetts 02110 ("Veltarix"), and Meridian Biosciences Ltd., a company organized under the laws of England and Wales with offices at 14 Cambridge Science Park, Cambridge CB4 0FY, United Kingdom ("Meridian"). Veltarix and Meridian are each referred to as a "Party" and together as the "Parties."</w:t>
      </w:r>
    </w:p>
    <w:p w14:paraId="2F4179A3" w14:textId="77777777" w:rsidR="00B53819" w:rsidRPr="00B22B65" w:rsidRDefault="00000000">
      <w:pPr>
        <w:pStyle w:val="Heading1"/>
        <w:spacing w:before="160" w:after="80"/>
        <w:rPr>
          <w:lang w:val="en-US"/>
        </w:rPr>
      </w:pPr>
      <w:r w:rsidRPr="00B22B65">
        <w:rPr>
          <w:b/>
          <w:bCs/>
          <w:lang w:val="en-US"/>
        </w:rPr>
        <w:t>RECITALS</w:t>
      </w:r>
    </w:p>
    <w:p w14:paraId="2F4179A4" w14:textId="77777777" w:rsidR="00B53819" w:rsidRPr="00B22B65" w:rsidRDefault="00000000">
      <w:pPr>
        <w:spacing w:after="120"/>
        <w:jc w:val="both"/>
        <w:rPr>
          <w:lang w:val="en-US"/>
        </w:rPr>
      </w:pPr>
      <w:r w:rsidRPr="00B22B65">
        <w:rPr>
          <w:lang w:val="en-US"/>
        </w:rPr>
        <w:t>WHEREAS, Veltarix owns or controls certain intellectual property relating to the Compound and has expertise in the discovery and preclinical development of therapeutic products;</w:t>
      </w:r>
    </w:p>
    <w:p w14:paraId="2F4179A5" w14:textId="77777777" w:rsidR="00B53819" w:rsidRPr="00B22B65" w:rsidRDefault="00000000">
      <w:pPr>
        <w:spacing w:after="120"/>
        <w:jc w:val="both"/>
        <w:rPr>
          <w:lang w:val="en-US"/>
        </w:rPr>
      </w:pPr>
      <w:r w:rsidRPr="00B22B65">
        <w:rPr>
          <w:lang w:val="en-US"/>
        </w:rPr>
        <w:t>WHEREAS, Meridian has expertise in clinical development, regulatory affairs, manufacturing, and commercialization of therapeutic products in the Territory;</w:t>
      </w:r>
    </w:p>
    <w:p w14:paraId="2F4179A6" w14:textId="77777777" w:rsidR="00B53819" w:rsidRPr="00B22B65" w:rsidRDefault="00000000">
      <w:pPr>
        <w:spacing w:after="120"/>
        <w:jc w:val="both"/>
        <w:rPr>
          <w:lang w:val="en-US"/>
        </w:rPr>
      </w:pPr>
      <w:r w:rsidRPr="00B22B65">
        <w:rPr>
          <w:lang w:val="en-US"/>
        </w:rPr>
        <w:t>WHEREAS, the Parties wish to collaborate on the development and commercialization of products containing the Compound and to establish the rights and obligations governing that collaboration;</w:t>
      </w:r>
    </w:p>
    <w:p w14:paraId="2F4179A7" w14:textId="77777777" w:rsidR="00B53819" w:rsidRPr="00B22B65" w:rsidRDefault="00000000">
      <w:pPr>
        <w:spacing w:after="120"/>
        <w:jc w:val="both"/>
        <w:rPr>
          <w:lang w:val="en-US"/>
        </w:rPr>
      </w:pPr>
      <w:r w:rsidRPr="00B22B65">
        <w:rPr>
          <w:lang w:val="en-US"/>
        </w:rPr>
        <w:t>NOW, THEREFORE, in consideration of the mutual covenants and promises contained herein, the Parties agree as follows.</w:t>
      </w:r>
    </w:p>
    <w:p w14:paraId="2F4179A8" w14:textId="77777777" w:rsidR="00B53819" w:rsidRPr="00B22B65" w:rsidRDefault="00000000">
      <w:pPr>
        <w:pStyle w:val="Heading1"/>
        <w:spacing w:before="160" w:after="80"/>
        <w:rPr>
          <w:lang w:val="en-US"/>
        </w:rPr>
      </w:pPr>
      <w:r w:rsidRPr="00B22B65">
        <w:rPr>
          <w:b/>
          <w:bCs/>
          <w:lang w:val="en-US"/>
        </w:rPr>
        <w:t>1. DEFINITIONS</w:t>
      </w:r>
    </w:p>
    <w:p w14:paraId="2F4179A9" w14:textId="77777777" w:rsidR="00B53819" w:rsidRPr="00B22B65" w:rsidRDefault="00000000">
      <w:pPr>
        <w:spacing w:after="120"/>
        <w:jc w:val="both"/>
        <w:rPr>
          <w:lang w:val="en-US"/>
        </w:rPr>
      </w:pPr>
      <w:r w:rsidRPr="00B22B65">
        <w:rPr>
          <w:lang w:val="en-US"/>
        </w:rPr>
        <w:t>1.1 "Affiliate" means, with respect to a Party, any entity that controls, is controlled by, or is under common control with that Party. For purposes of this definition, "control" means the direct or indirect ownership of more than fifty percent (50%) of the voting interests of an entity or the power to direct its management and policies.</w:t>
      </w:r>
    </w:p>
    <w:p w14:paraId="2F4179AA" w14:textId="77777777" w:rsidR="00B53819" w:rsidRPr="00B22B65" w:rsidRDefault="00000000">
      <w:pPr>
        <w:spacing w:after="120"/>
        <w:jc w:val="both"/>
        <w:rPr>
          <w:lang w:val="en-US"/>
        </w:rPr>
      </w:pPr>
      <w:r w:rsidRPr="00B22B65">
        <w:rPr>
          <w:lang w:val="en-US"/>
        </w:rPr>
        <w:t>1.2 "Applicable Law" means all laws, regulations, regulatory guidance, and governmental requirements applicable to a Party, the Compound, a Product, or activities under this Agreement.</w:t>
      </w:r>
    </w:p>
    <w:p w14:paraId="2F4179AB" w14:textId="77777777" w:rsidR="00B53819" w:rsidRPr="00B22B65" w:rsidRDefault="00000000">
      <w:pPr>
        <w:spacing w:after="120"/>
        <w:jc w:val="both"/>
        <w:rPr>
          <w:lang w:val="en-US"/>
        </w:rPr>
      </w:pPr>
      <w:r w:rsidRPr="00B22B65">
        <w:rPr>
          <w:lang w:val="en-US"/>
        </w:rPr>
        <w:t>1.3 "Business Day" means a day other than a Saturday, Sunday, or public holiday in Boston, Massachusetts or London, England.</w:t>
      </w:r>
    </w:p>
    <w:p w14:paraId="2F4179AC" w14:textId="77777777" w:rsidR="00B53819" w:rsidRPr="00B22B65" w:rsidRDefault="00000000">
      <w:pPr>
        <w:spacing w:after="120"/>
        <w:jc w:val="both"/>
        <w:rPr>
          <w:lang w:val="en-US"/>
        </w:rPr>
      </w:pPr>
      <w:r w:rsidRPr="00B22B65">
        <w:rPr>
          <w:lang w:val="en-US"/>
        </w:rPr>
        <w:t>1.7 "Compound" means the proprietary molecule designated VTX-338 and any salt, ester or polymorph thereof.</w:t>
      </w:r>
    </w:p>
    <w:p w14:paraId="2F4179AD" w14:textId="77777777" w:rsidR="00B53819" w:rsidRPr="00B22B65" w:rsidRDefault="00000000">
      <w:pPr>
        <w:spacing w:after="120"/>
        <w:jc w:val="both"/>
        <w:rPr>
          <w:lang w:val="en-US"/>
        </w:rPr>
      </w:pPr>
      <w:r w:rsidRPr="00B22B65">
        <w:rPr>
          <w:lang w:val="en-US"/>
        </w:rPr>
        <w:t>1.9 "Field" means all human therapeutic, prophylactic and diagnostic uses.</w:t>
      </w:r>
    </w:p>
    <w:p w14:paraId="2F4179AE" w14:textId="77777777" w:rsidR="00B53819" w:rsidRPr="00B22B65" w:rsidRDefault="00000000">
      <w:pPr>
        <w:spacing w:after="120"/>
        <w:jc w:val="both"/>
        <w:rPr>
          <w:lang w:val="en-US"/>
        </w:rPr>
      </w:pPr>
      <w:r w:rsidRPr="00B22B65">
        <w:rPr>
          <w:lang w:val="en-US"/>
        </w:rPr>
        <w:t>1.14 "Licensed IP" means all patents, know-how, regulatory materials, and other intellectual property controlled by Veltarix that are reasonably necessary to develop, manufacture, use, sell, offer for sale, or import a Product in the Field.</w:t>
      </w:r>
    </w:p>
    <w:p w14:paraId="2F4179AF" w14:textId="77777777" w:rsidR="00B53819" w:rsidRPr="00B22B65" w:rsidRDefault="00000000">
      <w:pPr>
        <w:spacing w:after="120"/>
        <w:jc w:val="both"/>
        <w:rPr>
          <w:lang w:val="en-US"/>
        </w:rPr>
      </w:pPr>
      <w:r w:rsidRPr="00B22B65">
        <w:rPr>
          <w:lang w:val="en-US"/>
        </w:rPr>
        <w:t>1.20 "Royalty Term" means, on a product-by-product and country-by-country basis, the period beginning on First Commercial Sale and ending on the later of patent expiry or ten (10) years thereafter, without specifying the treatment of patent term extensions or regulatory exclusivity.</w:t>
      </w:r>
    </w:p>
    <w:p w14:paraId="2F4179B0" w14:textId="77777777" w:rsidR="00B53819" w:rsidRPr="00B22B65" w:rsidRDefault="00000000">
      <w:pPr>
        <w:rPr>
          <w:lang w:val="en-US"/>
        </w:rPr>
      </w:pPr>
      <w:r w:rsidRPr="00B22B65">
        <w:rPr>
          <w:lang w:val="en-US"/>
        </w:rPr>
        <w:br w:type="page"/>
      </w:r>
    </w:p>
    <w:p w14:paraId="2F4179B1" w14:textId="77777777" w:rsidR="00B53819" w:rsidRPr="00B22B65" w:rsidRDefault="00000000">
      <w:pPr>
        <w:pStyle w:val="Heading1"/>
        <w:spacing w:before="160" w:after="80"/>
        <w:rPr>
          <w:lang w:val="en-US"/>
        </w:rPr>
      </w:pPr>
      <w:r w:rsidRPr="00B22B65">
        <w:rPr>
          <w:b/>
          <w:bCs/>
          <w:lang w:val="en-US"/>
        </w:rPr>
        <w:lastRenderedPageBreak/>
        <w:t>2. LICENSE GRANT AND DEVELOPMENT</w:t>
      </w:r>
    </w:p>
    <w:p w14:paraId="2F4179B2" w14:textId="77777777" w:rsidR="00B53819" w:rsidRPr="00B22B65" w:rsidRDefault="00000000">
      <w:pPr>
        <w:spacing w:after="120"/>
        <w:jc w:val="both"/>
        <w:rPr>
          <w:lang w:val="en-US"/>
        </w:rPr>
      </w:pPr>
      <w:r w:rsidRPr="00B22B65">
        <w:rPr>
          <w:lang w:val="en-US"/>
        </w:rPr>
        <w:t>2.1 Subject to the terms and conditions of this Agreement, Veltarix hereby grants to Meridian an exclusive, royalty-bearing license in the Field and Territory under Licensed IP.</w:t>
      </w:r>
    </w:p>
    <w:p w14:paraId="2F4179B3" w14:textId="77777777" w:rsidR="00B53819" w:rsidRPr="00B22B65" w:rsidRDefault="00000000">
      <w:pPr>
        <w:spacing w:after="120"/>
        <w:jc w:val="both"/>
        <w:rPr>
          <w:lang w:val="en-US"/>
        </w:rPr>
      </w:pPr>
      <w:r w:rsidRPr="00B22B65">
        <w:rPr>
          <w:lang w:val="en-US"/>
        </w:rPr>
        <w:t>2.2 Meridian shall use Commercially Reasonable Efforts to develop and seek Regulatory Approval for at least one Product in the United States, the United Kingdom, Germany, France, Italy, and Spain. The development plan attached as Schedule 1 may be amended by the JSC from time to time.</w:t>
      </w:r>
    </w:p>
    <w:p w14:paraId="2F4179B4" w14:textId="77777777" w:rsidR="00B53819" w:rsidRPr="00B22B65" w:rsidRDefault="00000000">
      <w:pPr>
        <w:spacing w:after="120"/>
        <w:jc w:val="both"/>
        <w:rPr>
          <w:lang w:val="en-US"/>
        </w:rPr>
      </w:pPr>
      <w:r w:rsidRPr="00B22B65">
        <w:rPr>
          <w:lang w:val="en-US"/>
        </w:rPr>
        <w:t>2.3 Veltarix shall provide Meridian with the existing preclinical data package, manufacturing process description, and regulatory correspondence in its possession within thirty (30) days after the Effective Date. Each Party shall maintain complete and accurate records of activities conducted under the development plan.</w:t>
      </w:r>
    </w:p>
    <w:p w14:paraId="2F4179B5" w14:textId="77777777" w:rsidR="00B53819" w:rsidRPr="00B22B65" w:rsidRDefault="00000000">
      <w:pPr>
        <w:spacing w:after="120"/>
        <w:jc w:val="both"/>
        <w:rPr>
          <w:lang w:val="en-US"/>
        </w:rPr>
      </w:pPr>
      <w:r w:rsidRPr="00B22B65">
        <w:rPr>
          <w:lang w:val="en-US"/>
        </w:rPr>
        <w:t>2.4 Meridian shall be responsible for clinical development costs incurred after the Effective Date, except that Veltarix shall bear costs specifically allocated to it in the approved annual budget. Neither Party may incur an unbudgeted commitment exceeding one hundred thousand dollars ($100,000) without prior written approval from the other Party.</w:t>
      </w:r>
    </w:p>
    <w:p w14:paraId="2F4179B6" w14:textId="77777777" w:rsidR="00B53819" w:rsidRPr="00B22B65" w:rsidRDefault="00000000">
      <w:pPr>
        <w:spacing w:after="120"/>
        <w:jc w:val="both"/>
        <w:rPr>
          <w:lang w:val="en-US"/>
        </w:rPr>
      </w:pPr>
      <w:r w:rsidRPr="00B22B65">
        <w:rPr>
          <w:lang w:val="en-US"/>
        </w:rPr>
        <w:t>2.5 The Parties shall meet at least quarterly to review development progress, material safety findings, manufacturing readiness, and anticipated regulatory interactions. Either Party may request an extraordinary meeting where a matter is reasonably expected to materially affect the development timeline or budget.</w:t>
      </w:r>
    </w:p>
    <w:p w14:paraId="2F4179B7" w14:textId="77777777" w:rsidR="00B53819" w:rsidRPr="00B22B65" w:rsidRDefault="00000000">
      <w:pPr>
        <w:spacing w:after="120"/>
        <w:jc w:val="both"/>
        <w:rPr>
          <w:lang w:val="en-US"/>
        </w:rPr>
      </w:pPr>
      <w:r w:rsidRPr="00B22B65">
        <w:rPr>
          <w:lang w:val="en-US"/>
        </w:rPr>
        <w:t>2.6 Meridian shall provide Veltarix with written development reports within twenty (20) Business Days after the end of each calendar quarter. Each report shall include study status, budget variance, key risks, and a forecast of activities for the following two quarters.</w:t>
      </w:r>
    </w:p>
    <w:p w14:paraId="2F4179B8" w14:textId="77777777" w:rsidR="00B53819" w:rsidRPr="00B22B65" w:rsidRDefault="00000000">
      <w:pPr>
        <w:rPr>
          <w:lang w:val="en-US"/>
        </w:rPr>
      </w:pPr>
      <w:r w:rsidRPr="00B22B65">
        <w:rPr>
          <w:lang w:val="en-US"/>
        </w:rPr>
        <w:br w:type="page"/>
      </w:r>
    </w:p>
    <w:p w14:paraId="2F4179B9" w14:textId="77777777" w:rsidR="00B53819" w:rsidRPr="00B22B65" w:rsidRDefault="00000000">
      <w:pPr>
        <w:pStyle w:val="Heading1"/>
        <w:spacing w:before="160" w:after="80"/>
        <w:rPr>
          <w:lang w:val="en-US"/>
        </w:rPr>
      </w:pPr>
      <w:r w:rsidRPr="00B22B65">
        <w:rPr>
          <w:b/>
          <w:bCs/>
          <w:lang w:val="en-US"/>
        </w:rPr>
        <w:lastRenderedPageBreak/>
        <w:t>3. GOVERNANCE</w:t>
      </w:r>
    </w:p>
    <w:p w14:paraId="2F4179BA" w14:textId="77777777" w:rsidR="00B53819" w:rsidRPr="00B22B65" w:rsidRDefault="00000000">
      <w:pPr>
        <w:spacing w:after="120"/>
        <w:jc w:val="both"/>
        <w:rPr>
          <w:lang w:val="en-US"/>
        </w:rPr>
      </w:pPr>
      <w:commentRangeStart w:id="0"/>
      <w:del w:id="1" w:author="Inpart Contract Review Assistant" w:date="2026-09-16T00:00:00Z">
        <w:r w:rsidRPr="00B22B65">
          <w:rPr>
            <w:lang w:val="en-US"/>
          </w:rPr>
          <w:delText>3.1 A Joint Steering Committee (JSC) will oversee development and commercialization activities. Decisions require unanimous approval, and this Agreement does not specify an escalation process for unresolved decisions.</w:delText>
        </w:r>
      </w:del>
      <w:ins w:id="2" w:author="Inpart Contract Review Assistant" w:date="2026-09-16T00:00:00Z">
        <w:r w:rsidRPr="00B22B65">
          <w:rPr>
            <w:lang w:val="en-US"/>
          </w:rPr>
          <w:t>Add a 10-business-day escalation path from JSC to executive committee with topic-specific final authority.</w:t>
        </w:r>
      </w:ins>
      <w:commentRangeEnd w:id="0"/>
      <w:r w:rsidRPr="00B22B65">
        <w:rPr>
          <w:rStyle w:val="CommentReference"/>
          <w:sz w:val="22"/>
          <w:szCs w:val="22"/>
          <w:lang w:val="en-US"/>
        </w:rPr>
        <w:commentReference w:id="0"/>
      </w:r>
    </w:p>
    <w:p w14:paraId="2F4179BB" w14:textId="77777777" w:rsidR="00B53819" w:rsidRPr="00B22B65" w:rsidRDefault="00000000">
      <w:pPr>
        <w:spacing w:after="120"/>
        <w:jc w:val="both"/>
        <w:rPr>
          <w:lang w:val="en-US"/>
        </w:rPr>
      </w:pPr>
      <w:r w:rsidRPr="00B22B65">
        <w:rPr>
          <w:lang w:val="en-US"/>
        </w:rPr>
        <w:t>3.2 The JSC shall consist of three (3) representatives appointed by each Party. Each representative must have sufficient seniority and decision-making authority to address matters within the JSC's remit. Either Party may replace its representatives by written notice to the other Party.</w:t>
      </w:r>
    </w:p>
    <w:p w14:paraId="2F4179BC" w14:textId="77777777" w:rsidR="00B53819" w:rsidRPr="00B22B65" w:rsidRDefault="00000000">
      <w:pPr>
        <w:spacing w:after="120"/>
        <w:jc w:val="both"/>
        <w:rPr>
          <w:lang w:val="en-US"/>
        </w:rPr>
      </w:pPr>
      <w:r w:rsidRPr="00B22B65">
        <w:rPr>
          <w:lang w:val="en-US"/>
        </w:rPr>
        <w:t>3.3 The JSC shall review the development plan, annual budget, clinical strategy, material supply plan, and launch readiness plan. The JSC may establish working groups for clinical operations, chemistry manufacturing and controls, regulatory affairs, and commercial planning.</w:t>
      </w:r>
    </w:p>
    <w:p w14:paraId="2F4179BD" w14:textId="77777777" w:rsidR="00B53819" w:rsidRPr="00B22B65" w:rsidRDefault="00000000">
      <w:pPr>
        <w:spacing w:after="120"/>
        <w:jc w:val="both"/>
        <w:rPr>
          <w:lang w:val="en-US"/>
        </w:rPr>
      </w:pPr>
      <w:r w:rsidRPr="00B22B65">
        <w:rPr>
          <w:lang w:val="en-US"/>
        </w:rPr>
        <w:t>3.4 Meeting minutes shall be prepared by the chairperson and circulated to the JSC within ten (10) Business Days after each meeting. Minutes shall identify each decision, responsible owner, required deliverable, and target completion date.</w:t>
      </w:r>
    </w:p>
    <w:p w14:paraId="2F4179BE" w14:textId="77777777" w:rsidR="00B53819" w:rsidRPr="00B22B65" w:rsidRDefault="00000000">
      <w:pPr>
        <w:spacing w:after="120"/>
        <w:jc w:val="both"/>
        <w:rPr>
          <w:lang w:val="en-US"/>
        </w:rPr>
      </w:pPr>
      <w:r w:rsidRPr="00B22B65">
        <w:rPr>
          <w:lang w:val="en-US"/>
        </w:rPr>
        <w:t>3.5 Neither Party may use the JSC to amend this Agreement, alter the scope of the license, waive a material breach, or commit the other Party to expenditures not approved under the annual budget.</w:t>
      </w:r>
    </w:p>
    <w:p w14:paraId="2F4179BF" w14:textId="77777777" w:rsidR="00B53819" w:rsidRPr="00B22B65" w:rsidRDefault="00000000">
      <w:pPr>
        <w:rPr>
          <w:lang w:val="en-US"/>
        </w:rPr>
      </w:pPr>
      <w:r w:rsidRPr="00B22B65">
        <w:rPr>
          <w:lang w:val="en-US"/>
        </w:rPr>
        <w:br w:type="page"/>
      </w:r>
    </w:p>
    <w:p w14:paraId="2F4179C0" w14:textId="77777777" w:rsidR="00B53819" w:rsidRPr="00B22B65" w:rsidRDefault="00000000">
      <w:pPr>
        <w:pStyle w:val="Heading1"/>
        <w:spacing w:before="160" w:after="80"/>
        <w:rPr>
          <w:lang w:val="en-US"/>
        </w:rPr>
      </w:pPr>
      <w:r w:rsidRPr="00B22B65">
        <w:rPr>
          <w:b/>
          <w:bCs/>
          <w:lang w:val="en-US"/>
        </w:rPr>
        <w:lastRenderedPageBreak/>
        <w:t>4. TERM AND TERMINATION</w:t>
      </w:r>
    </w:p>
    <w:p w14:paraId="2F4179C1" w14:textId="77777777" w:rsidR="00B53819" w:rsidRPr="00B22B65" w:rsidRDefault="00000000">
      <w:pPr>
        <w:spacing w:after="120"/>
        <w:jc w:val="both"/>
        <w:rPr>
          <w:lang w:val="en-US"/>
        </w:rPr>
      </w:pPr>
      <w:commentRangeStart w:id="3"/>
      <w:del w:id="4" w:author="Inpart Contract Review Assistant" w:date="2026-09-16T00:00:00Z">
        <w:r w:rsidRPr="00B22B65">
          <w:rPr>
            <w:lang w:val="en-US"/>
          </w:rPr>
          <w:delText>4.1 This Agreement commences on the Effective Date and remains in effect unless earlier terminated. Neither Party is required to provide transition support or reimburse non-cancellable costs following termination.</w:delText>
        </w:r>
      </w:del>
      <w:ins w:id="5" w:author="Inpart Contract Review Assistant" w:date="2026-09-16T00:00:00Z">
        <w:r w:rsidRPr="00B22B65">
          <w:rPr>
            <w:lang w:val="en-US"/>
          </w:rPr>
          <w:t>Either Party may terminate with 180 days notice where convenience is documented and transition support obligations are explicitly preserved in Schedule 2.</w:t>
        </w:r>
      </w:ins>
      <w:commentRangeEnd w:id="3"/>
      <w:r w:rsidRPr="00B22B65">
        <w:rPr>
          <w:rStyle w:val="CommentReference"/>
          <w:sz w:val="22"/>
          <w:szCs w:val="22"/>
          <w:lang w:val="en-US"/>
        </w:rPr>
        <w:commentReference w:id="3"/>
      </w:r>
    </w:p>
    <w:p w14:paraId="2F4179C2" w14:textId="77777777" w:rsidR="00B53819" w:rsidRPr="00B22B65" w:rsidRDefault="00000000">
      <w:pPr>
        <w:spacing w:after="120"/>
        <w:jc w:val="both"/>
        <w:rPr>
          <w:lang w:val="en-US"/>
        </w:rPr>
      </w:pPr>
      <w:commentRangeStart w:id="6"/>
      <w:del w:id="7" w:author="Inpart Contract Review Assistant" w:date="2026-09-16T00:00:00Z">
        <w:r w:rsidRPr="00B22B65">
          <w:rPr>
            <w:lang w:val="en-US"/>
          </w:rPr>
          <w:delText>4.2 Either Party may terminate this Agreement for convenience upon sixty (60) days' written notice. The notice and cure periods in this Section do not state whether they override other termination timelines.</w:delText>
        </w:r>
      </w:del>
      <w:ins w:id="8" w:author="Inpart Contract Review Assistant" w:date="2026-09-16T00:00:00Z">
        <w:r w:rsidRPr="00B22B65">
          <w:rPr>
            <w:lang w:val="en-US"/>
          </w:rPr>
          <w:t>Align notice and cure windows, then add clause precedence language for conflicting timelines.</w:t>
        </w:r>
      </w:ins>
      <w:commentRangeEnd w:id="6"/>
      <w:r w:rsidRPr="00B22B65">
        <w:rPr>
          <w:rStyle w:val="CommentReference"/>
          <w:sz w:val="22"/>
          <w:szCs w:val="22"/>
          <w:lang w:val="en-US"/>
        </w:rPr>
        <w:commentReference w:id="6"/>
      </w:r>
    </w:p>
    <w:p w14:paraId="2F4179C3" w14:textId="77777777" w:rsidR="00B53819" w:rsidRPr="00B22B65" w:rsidRDefault="00000000">
      <w:pPr>
        <w:spacing w:after="120"/>
        <w:jc w:val="both"/>
        <w:rPr>
          <w:lang w:val="en-US"/>
        </w:rPr>
      </w:pPr>
      <w:r w:rsidRPr="00B22B65">
        <w:rPr>
          <w:lang w:val="en-US"/>
        </w:rPr>
        <w:t>4.3 Either Party may terminate this Agreement for a material breach by the other Party if the breach is not cured within thirty (30) days after written notice describing the breach in reasonable detail; provided that a breach incapable of cure may be terminated immediately upon written notice.</w:t>
      </w:r>
    </w:p>
    <w:p w14:paraId="2F4179C4" w14:textId="77777777" w:rsidR="00B53819" w:rsidRPr="00B22B65" w:rsidRDefault="00000000">
      <w:pPr>
        <w:spacing w:after="120"/>
        <w:jc w:val="both"/>
        <w:rPr>
          <w:lang w:val="en-US"/>
        </w:rPr>
      </w:pPr>
      <w:r w:rsidRPr="00B22B65">
        <w:rPr>
          <w:lang w:val="en-US"/>
        </w:rPr>
        <w:t>4.4 Upon expiration or termination, Meridian shall cease use of the Licensed IP except as necessary to wind down ongoing clinical studies in accordance with Applicable Law. The Parties shall cooperate in good faith regarding safety reporting, regulatory notifications, and disposition of remaining Product inventory.</w:t>
      </w:r>
    </w:p>
    <w:p w14:paraId="2F4179C5" w14:textId="77777777" w:rsidR="00B53819" w:rsidRPr="00B22B65" w:rsidRDefault="00000000">
      <w:pPr>
        <w:spacing w:after="120"/>
        <w:jc w:val="both"/>
        <w:rPr>
          <w:lang w:val="en-US"/>
        </w:rPr>
      </w:pPr>
      <w:r w:rsidRPr="00B22B65">
        <w:rPr>
          <w:lang w:val="en-US"/>
        </w:rPr>
        <w:t>4.5 Termination shall not affect any obligation that by its nature is intended to survive, including confidentiality, accrued payment obligations, limitations of liability, audit rights, and rights necessary to complete regulatory reporting for enrolled subjects.</w:t>
      </w:r>
    </w:p>
    <w:p w14:paraId="2F4179C6" w14:textId="77777777" w:rsidR="00B53819" w:rsidRPr="00B22B65" w:rsidRDefault="00000000">
      <w:pPr>
        <w:rPr>
          <w:lang w:val="en-US"/>
        </w:rPr>
      </w:pPr>
      <w:r w:rsidRPr="00B22B65">
        <w:rPr>
          <w:lang w:val="en-US"/>
        </w:rPr>
        <w:br w:type="page"/>
      </w:r>
    </w:p>
    <w:p w14:paraId="2F4179C7" w14:textId="77777777" w:rsidR="00B53819" w:rsidRPr="00B22B65" w:rsidRDefault="00000000">
      <w:pPr>
        <w:pStyle w:val="Heading1"/>
        <w:spacing w:before="160" w:after="80"/>
        <w:rPr>
          <w:lang w:val="en-US"/>
        </w:rPr>
      </w:pPr>
      <w:r w:rsidRPr="00B22B65">
        <w:rPr>
          <w:b/>
          <w:bCs/>
          <w:lang w:val="en-US"/>
        </w:rPr>
        <w:lastRenderedPageBreak/>
        <w:t>5. INTELLECTUAL PROPERTY</w:t>
      </w:r>
    </w:p>
    <w:p w14:paraId="2F4179C8" w14:textId="77777777" w:rsidR="00B53819" w:rsidRPr="00B22B65" w:rsidRDefault="00000000">
      <w:pPr>
        <w:spacing w:after="120"/>
        <w:jc w:val="both"/>
        <w:rPr>
          <w:lang w:val="en-US"/>
        </w:rPr>
      </w:pPr>
      <w:commentRangeStart w:id="9"/>
      <w:del w:id="10" w:author="Inpart Contract Review Assistant" w:date="2026-09-16T00:00:00Z">
        <w:r w:rsidRPr="00B22B65">
          <w:rPr>
            <w:lang w:val="en-US"/>
          </w:rPr>
          <w:delText>5.1 Foreground IP arising from the Collaboration will be owned jointly by the Parties. This Agreement does not allocate ownership for sole inventions, assignment obligations for affiliates, or prosecution authority.</w:delText>
        </w:r>
      </w:del>
      <w:ins w:id="11" w:author="Inpart Contract Review Assistant" w:date="2026-09-16T00:00:00Z">
        <w:r w:rsidRPr="00B22B65">
          <w:rPr>
            <w:lang w:val="en-US"/>
          </w:rPr>
          <w:t>Separate sole/joint invention ownership, assignment obligations, and prosecution controls by invention type.</w:t>
        </w:r>
      </w:ins>
      <w:commentRangeEnd w:id="9"/>
      <w:r w:rsidRPr="00B22B65">
        <w:rPr>
          <w:rStyle w:val="CommentReference"/>
          <w:sz w:val="22"/>
          <w:szCs w:val="22"/>
          <w:lang w:val="en-US"/>
        </w:rPr>
        <w:commentReference w:id="9"/>
      </w:r>
    </w:p>
    <w:p w14:paraId="2F4179C9" w14:textId="77777777" w:rsidR="00B53819" w:rsidRPr="00B22B65" w:rsidRDefault="00000000">
      <w:pPr>
        <w:spacing w:after="120"/>
        <w:jc w:val="both"/>
        <w:rPr>
          <w:lang w:val="en-US"/>
        </w:rPr>
      </w:pPr>
      <w:r w:rsidRPr="00B22B65">
        <w:rPr>
          <w:lang w:val="en-US"/>
        </w:rPr>
        <w:t>5.2 Each Party shall promptly disclose to the other Party any invention conceived or reduced to practice in the performance of activities under the development plan. The Parties shall meet through the JSC to review invention disclosures and determine whether patent protection should be pursued.</w:t>
      </w:r>
    </w:p>
    <w:p w14:paraId="2F4179CA" w14:textId="77777777" w:rsidR="00B53819" w:rsidRPr="00B22B65" w:rsidRDefault="00000000">
      <w:pPr>
        <w:spacing w:after="120"/>
        <w:jc w:val="both"/>
        <w:rPr>
          <w:lang w:val="en-US"/>
        </w:rPr>
      </w:pPr>
      <w:r w:rsidRPr="00B22B65">
        <w:rPr>
          <w:lang w:val="en-US"/>
        </w:rPr>
        <w:t>5.3 Veltarix shall retain all right, title, and interest in and to its Background IP. Meridian shall retain all right, title, and interest in and to its Background IP. Except for the licenses expressly granted in this Agreement, neither Party grants any right or license to the other Party by implication, estoppel, or otherwise.</w:t>
      </w:r>
    </w:p>
    <w:p w14:paraId="2F4179CB" w14:textId="77777777" w:rsidR="00B53819" w:rsidRPr="00B22B65" w:rsidRDefault="00000000">
      <w:pPr>
        <w:spacing w:after="120"/>
        <w:jc w:val="both"/>
        <w:rPr>
          <w:lang w:val="en-US"/>
        </w:rPr>
      </w:pPr>
      <w:r w:rsidRPr="00B22B65">
        <w:rPr>
          <w:lang w:val="en-US"/>
        </w:rPr>
        <w:t>5.4 Each Party shall ensure that its employees, contractors, and consultants involved in the Collaboration are bound by written obligations sufficient to permit that Party to grant the rights contemplated by this Agreement.</w:t>
      </w:r>
    </w:p>
    <w:p w14:paraId="2F4179CC" w14:textId="77777777" w:rsidR="00B53819" w:rsidRPr="00B22B65" w:rsidRDefault="00000000">
      <w:pPr>
        <w:pStyle w:val="Heading1"/>
        <w:spacing w:before="160" w:after="80"/>
        <w:rPr>
          <w:lang w:val="en-US"/>
        </w:rPr>
      </w:pPr>
      <w:r w:rsidRPr="00B22B65">
        <w:rPr>
          <w:b/>
          <w:bCs/>
          <w:lang w:val="en-US"/>
        </w:rPr>
        <w:t>6. CONFIDENTIALITY AND PUBLICATIONS</w:t>
      </w:r>
    </w:p>
    <w:p w14:paraId="2F4179CD" w14:textId="77777777" w:rsidR="00B53819" w:rsidRPr="00B22B65" w:rsidRDefault="00000000">
      <w:pPr>
        <w:spacing w:after="120"/>
        <w:jc w:val="both"/>
        <w:rPr>
          <w:lang w:val="en-US"/>
        </w:rPr>
      </w:pPr>
      <w:r w:rsidRPr="00B22B65">
        <w:rPr>
          <w:lang w:val="en-US"/>
        </w:rPr>
        <w:t>6.1 Each Party shall protect the other Party's Confidential Information using at least the same degree of care that it uses to protect its own confidential information of similar importance, and in no event less than reasonable care.</w:t>
      </w:r>
    </w:p>
    <w:p w14:paraId="2F4179CE" w14:textId="77777777" w:rsidR="00B53819" w:rsidRPr="00B22B65" w:rsidRDefault="00000000">
      <w:pPr>
        <w:spacing w:after="120"/>
        <w:jc w:val="both"/>
        <w:rPr>
          <w:lang w:val="en-US"/>
        </w:rPr>
      </w:pPr>
      <w:r w:rsidRPr="00B22B65">
        <w:rPr>
          <w:lang w:val="en-US"/>
        </w:rPr>
        <w:t>6.2 Neither Party shall issue a press release or make any public announcement concerning this Agreement without the other Party's prior written consent, except as required by Applicable Law or the rules of a securities exchange.</w:t>
      </w:r>
    </w:p>
    <w:p w14:paraId="2F4179CF" w14:textId="77777777" w:rsidR="00B53819" w:rsidRPr="00B22B65" w:rsidRDefault="00000000">
      <w:pPr>
        <w:spacing w:after="120"/>
        <w:jc w:val="both"/>
        <w:rPr>
          <w:lang w:val="en-US"/>
        </w:rPr>
      </w:pPr>
      <w:r w:rsidRPr="00B22B65">
        <w:rPr>
          <w:lang w:val="en-US"/>
        </w:rPr>
        <w:t>6.3 The Parties acknowledge that timely coordination on publications and external communications is necessary to preserve patent rights and protect the confidentiality of development data.</w:t>
      </w:r>
    </w:p>
    <w:sectPr w:rsidR="00B53819" w:rsidRPr="00B22B65">
      <w:headerReference w:type="default" r:id="rId10"/>
      <w:footerReference w:type="even" r:id="rId11"/>
      <w:footerReference w:type="default" r:id="rId12"/>
      <w:footerReference w:type="first" r:id="rId13"/>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nh Nguyen" w:date="2026-09-16T00:00:00Z" w:initials="">
    <w:p w14:paraId="2F4179D0" w14:textId="77777777" w:rsidR="00B53819" w:rsidRDefault="00B22B65">
      <w:r>
        <w:rPr>
          <w:rStyle w:val="CommentReference"/>
        </w:rPr>
        <w:annotationRef/>
      </w:r>
      <w:r w:rsidR="00000000">
        <w:rPr>
          <w:b/>
          <w:bCs/>
          <w:sz w:val="18"/>
          <w:szCs w:val="18"/>
        </w:rPr>
        <w:t>HIGH — 3.1 Governance: no JSC deadlock escalation</w:t>
      </w:r>
    </w:p>
    <w:p w14:paraId="2F4179D1" w14:textId="77777777" w:rsidR="00B53819" w:rsidRDefault="00000000">
      <w:r>
        <w:rPr>
          <w:sz w:val="18"/>
          <w:szCs w:val="18"/>
        </w:rPr>
        <w:t>The JSC process has no binding fallback when parties cannot resolve strategic decisions.</w:t>
      </w:r>
    </w:p>
    <w:p w14:paraId="2F4179D2" w14:textId="77777777" w:rsidR="00B53819" w:rsidRDefault="00000000">
      <w:r>
        <w:rPr>
          <w:b/>
          <w:bCs/>
          <w:sz w:val="18"/>
          <w:szCs w:val="18"/>
        </w:rPr>
        <w:t xml:space="preserve">Reviewer note: </w:t>
      </w:r>
      <w:r>
        <w:rPr>
          <w:sz w:val="18"/>
          <w:szCs w:val="18"/>
        </w:rPr>
        <w:t>Confirm executive sponsor roles and final decision rights before the governance clause is finalized.</w:t>
      </w:r>
    </w:p>
  </w:comment>
  <w:comment w:id="3" w:author="Linh Nguyen" w:date="2026-09-16T00:00:00Z" w:initials="">
    <w:p w14:paraId="2F4179D3" w14:textId="77777777" w:rsidR="00B53819" w:rsidRDefault="00B22B65">
      <w:r>
        <w:rPr>
          <w:rStyle w:val="CommentReference"/>
        </w:rPr>
        <w:annotationRef/>
      </w:r>
      <w:r w:rsidR="00000000">
        <w:rPr>
          <w:b/>
          <w:bCs/>
          <w:sz w:val="18"/>
          <w:szCs w:val="18"/>
        </w:rPr>
        <w:t>HIGH — 4.1 Termination: missing transition support and cost recovery</w:t>
      </w:r>
    </w:p>
    <w:p w14:paraId="2F4179D4" w14:textId="77777777" w:rsidR="00B53819" w:rsidRDefault="00000000">
      <w:r>
        <w:rPr>
          <w:sz w:val="18"/>
          <w:szCs w:val="18"/>
        </w:rPr>
        <w:t>The review found no express obligation for transition support and recovery of non-cancellable costs after early termination.</w:t>
      </w:r>
    </w:p>
    <w:p w14:paraId="2F4179D5" w14:textId="77777777" w:rsidR="00B53819" w:rsidRDefault="00000000">
      <w:r>
        <w:rPr>
          <w:b/>
          <w:bCs/>
          <w:sz w:val="18"/>
          <w:szCs w:val="18"/>
        </w:rPr>
        <w:t xml:space="preserve">Reviewer note: </w:t>
      </w:r>
      <w:r>
        <w:rPr>
          <w:sz w:val="18"/>
          <w:szCs w:val="18"/>
        </w:rPr>
        <w:t>Confirm that the transition schedule covers non-cancellable CMO commitments and specifies the recovery process.</w:t>
      </w:r>
    </w:p>
  </w:comment>
  <w:comment w:id="6" w:author="Linh Nguyen" w:date="2026-09-16T00:00:00Z" w:initials="">
    <w:p w14:paraId="2F4179D6" w14:textId="77777777" w:rsidR="00B53819" w:rsidRDefault="00B22B65">
      <w:r>
        <w:rPr>
          <w:rStyle w:val="CommentReference"/>
        </w:rPr>
        <w:annotationRef/>
      </w:r>
      <w:r w:rsidR="00000000">
        <w:rPr>
          <w:b/>
          <w:bCs/>
          <w:sz w:val="18"/>
          <w:szCs w:val="18"/>
        </w:rPr>
        <w:t>MODERATE — 4.2 Termination: inconsistent notice periods</w:t>
      </w:r>
    </w:p>
    <w:p w14:paraId="2F4179D7" w14:textId="77777777" w:rsidR="00B53819" w:rsidRDefault="00000000">
      <w:r>
        <w:rPr>
          <w:sz w:val="18"/>
          <w:szCs w:val="18"/>
        </w:rPr>
        <w:t>Notice periods differ between convenience and breach sections without priority rules.</w:t>
      </w:r>
    </w:p>
    <w:p w14:paraId="2F4179D8" w14:textId="77777777" w:rsidR="00B53819" w:rsidRDefault="00000000">
      <w:r>
        <w:rPr>
          <w:b/>
          <w:bCs/>
          <w:sz w:val="18"/>
          <w:szCs w:val="18"/>
        </w:rPr>
        <w:t xml:space="preserve">Reviewer note: </w:t>
      </w:r>
      <w:r>
        <w:rPr>
          <w:sz w:val="18"/>
          <w:szCs w:val="18"/>
        </w:rPr>
        <w:t>Check that the revised notice periods align with the dispute-resolution and cure provisions.</w:t>
      </w:r>
    </w:p>
  </w:comment>
  <w:comment w:id="9" w:author="Linh Nguyen" w:date="2026-09-16T00:00:00Z" w:initials="">
    <w:p w14:paraId="2F4179D9" w14:textId="77777777" w:rsidR="00B53819" w:rsidRDefault="00B22B65">
      <w:r>
        <w:rPr>
          <w:rStyle w:val="CommentReference"/>
        </w:rPr>
        <w:annotationRef/>
      </w:r>
      <w:r w:rsidR="00000000">
        <w:rPr>
          <w:b/>
          <w:bCs/>
          <w:sz w:val="18"/>
          <w:szCs w:val="18"/>
        </w:rPr>
        <w:t>LOW — 5.1 Foreground IP: incomplete ownership allocation</w:t>
      </w:r>
    </w:p>
    <w:p w14:paraId="2F4179DA" w14:textId="77777777" w:rsidR="00B53819" w:rsidRDefault="00000000">
      <w:r>
        <w:rPr>
          <w:sz w:val="18"/>
          <w:szCs w:val="18"/>
        </w:rPr>
        <w:t>Foreground IP clauses do not fully allocate ownership and prosecution authority for joint inventions.</w:t>
      </w:r>
    </w:p>
    <w:p w14:paraId="2F4179DB" w14:textId="77777777" w:rsidR="00B53819" w:rsidRDefault="00000000">
      <w:r>
        <w:rPr>
          <w:b/>
          <w:bCs/>
          <w:sz w:val="18"/>
          <w:szCs w:val="18"/>
        </w:rPr>
        <w:t xml:space="preserve">Reviewer note: </w:t>
      </w:r>
      <w:r>
        <w:rPr>
          <w:sz w:val="18"/>
          <w:szCs w:val="18"/>
        </w:rPr>
        <w:t>Confirm that affiliate inventors are covered by the assignment and prosecution provisions.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4179D2" w15:done="0"/>
  <w15:commentEx w15:paraId="2F4179D5" w15:done="0"/>
  <w15:commentEx w15:paraId="2F4179D8" w15:done="0"/>
  <w15:commentEx w15:paraId="2F4179D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4179D2" w16cid:durableId="2F4179D4"/>
  <w16cid:commentId w16cid:paraId="2F4179D5" w16cid:durableId="2F4179D7"/>
  <w16cid:commentId w16cid:paraId="2F4179D8" w16cid:durableId="2F4179DA"/>
  <w16cid:commentId w16cid:paraId="2F4179DB" w16cid:durableId="2F4179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56333" w14:textId="77777777" w:rsidR="001A4996" w:rsidRDefault="001A4996">
      <w:r>
        <w:separator/>
      </w:r>
    </w:p>
  </w:endnote>
  <w:endnote w:type="continuationSeparator" w:id="0">
    <w:p w14:paraId="2173C301" w14:textId="77777777" w:rsidR="001A4996" w:rsidRDefault="001A4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C60B" w14:textId="033B12BC" w:rsidR="00B22B65" w:rsidRDefault="00B22B65">
    <w:pPr>
      <w:pStyle w:val="Footer"/>
    </w:pPr>
    <w:r>
      <w:rPr>
        <w:noProof/>
      </w:rPr>
      <mc:AlternateContent>
        <mc:Choice Requires="wps">
          <w:drawing>
            <wp:anchor distT="0" distB="0" distL="0" distR="0" simplePos="0" relativeHeight="251659264" behindDoc="0" locked="0" layoutInCell="1" allowOverlap="1" wp14:anchorId="0C4A7876" wp14:editId="1660D288">
              <wp:simplePos x="635" y="635"/>
              <wp:positionH relativeFrom="page">
                <wp:align>left</wp:align>
              </wp:positionH>
              <wp:positionV relativeFrom="page">
                <wp:align>bottom</wp:align>
              </wp:positionV>
              <wp:extent cx="2599055" cy="345440"/>
              <wp:effectExtent l="0" t="0" r="10795" b="0"/>
              <wp:wrapNone/>
              <wp:docPr id="595146469" name="Text Box 2" descr="Inpart Sensitivity 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99055" cy="345440"/>
                      </a:xfrm>
                      <a:prstGeom prst="rect">
                        <a:avLst/>
                      </a:prstGeom>
                      <a:noFill/>
                      <a:ln>
                        <a:noFill/>
                      </a:ln>
                    </wps:spPr>
                    <wps:txbx>
                      <w:txbxContent>
                        <w:p w14:paraId="36558088" w14:textId="0930C2DB" w:rsidR="00B22B65" w:rsidRPr="00B22B65" w:rsidRDefault="00B22B65" w:rsidP="00B22B65">
                          <w:pPr>
                            <w:rPr>
                              <w:rFonts w:ascii="Aptos" w:eastAsia="Aptos" w:hAnsi="Aptos" w:cs="Aptos"/>
                              <w:noProof/>
                              <w:color w:val="000000"/>
                              <w:sz w:val="20"/>
                              <w:szCs w:val="20"/>
                            </w:rPr>
                          </w:pPr>
                          <w:r w:rsidRPr="00B22B65">
                            <w:rPr>
                              <w:rFonts w:ascii="Aptos" w:eastAsia="Aptos" w:hAnsi="Aptos" w:cs="Aptos"/>
                              <w:noProof/>
                              <w:color w:val="000000"/>
                              <w:sz w:val="20"/>
                              <w:szCs w:val="20"/>
                            </w:rPr>
                            <w:t>Inpart Sensitivity Classification :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4A7876" id="_x0000_t202" coordsize="21600,21600" o:spt="202" path="m,l,21600r21600,l21600,xe">
              <v:stroke joinstyle="miter"/>
              <v:path gradientshapeok="t" o:connecttype="rect"/>
            </v:shapetype>
            <v:shape id="Text Box 2" o:spid="_x0000_s1026" type="#_x0000_t202" alt="Inpart Sensitivity Classification : Restricted" style="position:absolute;margin-left:0;margin-top:0;width:204.6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" filled="f" stroked="f">
              <v:fill o:detectmouseclick="t"/>
              <v:textbox style="mso-fit-shape-to-text:t" inset="20pt,0,0,15pt">
                <w:txbxContent>
                  <w:p w14:paraId="36558088" w14:textId="0930C2DB" w:rsidR="00B22B65" w:rsidRPr="00B22B65" w:rsidRDefault="00B22B65" w:rsidP="00B22B65">
                    <w:pPr>
                      <w:rPr>
                        <w:rFonts w:ascii="Aptos" w:eastAsia="Aptos" w:hAnsi="Aptos" w:cs="Aptos"/>
                        <w:noProof/>
                        <w:color w:val="000000"/>
                        <w:sz w:val="20"/>
                        <w:szCs w:val="20"/>
                      </w:rPr>
                    </w:pPr>
                    <w:r w:rsidRPr="00B22B65">
                      <w:rPr>
                        <w:rFonts w:ascii="Aptos" w:eastAsia="Aptos" w:hAnsi="Aptos" w:cs="Aptos"/>
                        <w:noProof/>
                        <w:color w:val="000000"/>
                        <w:sz w:val="20"/>
                        <w:szCs w:val="20"/>
                      </w:rPr>
                      <w:t>Inpart Sensitivity Classification :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79DD" w14:textId="1BF1A1FD" w:rsidR="00B53819" w:rsidRDefault="00B22B65">
    <w:pPr>
      <w:jc w:val="center"/>
    </w:pPr>
    <w:r>
      <w:rPr>
        <w:noProof/>
        <w:color w:val="808080"/>
        <w:sz w:val="16"/>
        <w:szCs w:val="16"/>
      </w:rPr>
      <mc:AlternateContent>
        <mc:Choice Requires="wps">
          <w:drawing>
            <wp:anchor distT="0" distB="0" distL="0" distR="0" simplePos="0" relativeHeight="251660288" behindDoc="0" locked="0" layoutInCell="1" allowOverlap="1" wp14:anchorId="1FE02F98" wp14:editId="6E257B2D">
              <wp:simplePos x="635" y="635"/>
              <wp:positionH relativeFrom="page">
                <wp:align>left</wp:align>
              </wp:positionH>
              <wp:positionV relativeFrom="page">
                <wp:align>bottom</wp:align>
              </wp:positionV>
              <wp:extent cx="2599055" cy="345440"/>
              <wp:effectExtent l="0" t="0" r="10795" b="0"/>
              <wp:wrapNone/>
              <wp:docPr id="2000193457" name="Text Box 3" descr="Inpart Sensitivity 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99055" cy="345440"/>
                      </a:xfrm>
                      <a:prstGeom prst="rect">
                        <a:avLst/>
                      </a:prstGeom>
                      <a:noFill/>
                      <a:ln>
                        <a:noFill/>
                      </a:ln>
                    </wps:spPr>
                    <wps:txbx>
                      <w:txbxContent>
                        <w:p w14:paraId="1320C0EB" w14:textId="6A95C3F2" w:rsidR="00B22B65" w:rsidRPr="00B22B65" w:rsidRDefault="00B22B65" w:rsidP="00B22B65">
                          <w:pPr>
                            <w:rPr>
                              <w:rFonts w:ascii="Aptos" w:eastAsia="Aptos" w:hAnsi="Aptos" w:cs="Aptos"/>
                              <w:noProof/>
                              <w:color w:val="000000"/>
                              <w:sz w:val="20"/>
                              <w:szCs w:val="20"/>
                            </w:rPr>
                          </w:pPr>
                          <w:r w:rsidRPr="00B22B65">
                            <w:rPr>
                              <w:rFonts w:ascii="Aptos" w:eastAsia="Aptos" w:hAnsi="Aptos" w:cs="Aptos"/>
                              <w:noProof/>
                              <w:color w:val="000000"/>
                              <w:sz w:val="20"/>
                              <w:szCs w:val="20"/>
                            </w:rPr>
                            <w:t>Inpart Sensitivity Classification :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E02F98" id="_x0000_t202" coordsize="21600,21600" o:spt="202" path="m,l,21600r21600,l21600,xe">
              <v:stroke joinstyle="miter"/>
              <v:path gradientshapeok="t" o:connecttype="rect"/>
            </v:shapetype>
            <v:shape id="Text Box 3" o:spid="_x0000_s1027" type="#_x0000_t202" alt="Inpart Sensitivity Classification : Restricted" style="position:absolute;left:0;text-align:left;margin-left:0;margin-top:0;width:204.6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" filled="f" stroked="f">
              <v:fill o:detectmouseclick="t"/>
              <v:textbox style="mso-fit-shape-to-text:t" inset="20pt,0,0,15pt">
                <w:txbxContent>
                  <w:p w14:paraId="1320C0EB" w14:textId="6A95C3F2" w:rsidR="00B22B65" w:rsidRPr="00B22B65" w:rsidRDefault="00B22B65" w:rsidP="00B22B65">
                    <w:pPr>
                      <w:rPr>
                        <w:rFonts w:ascii="Aptos" w:eastAsia="Aptos" w:hAnsi="Aptos" w:cs="Aptos"/>
                        <w:noProof/>
                        <w:color w:val="000000"/>
                        <w:sz w:val="20"/>
                        <w:szCs w:val="20"/>
                      </w:rPr>
                    </w:pPr>
                    <w:r w:rsidRPr="00B22B65">
                      <w:rPr>
                        <w:rFonts w:ascii="Aptos" w:eastAsia="Aptos" w:hAnsi="Aptos" w:cs="Aptos"/>
                        <w:noProof/>
                        <w:color w:val="000000"/>
                        <w:sz w:val="20"/>
                        <w:szCs w:val="20"/>
                      </w:rPr>
                      <w:t>Inpart Sensitivity Classification : Restricted</w:t>
                    </w:r>
                  </w:p>
                </w:txbxContent>
              </v:textbox>
              <w10:wrap anchorx="page" anchory="page"/>
            </v:shape>
          </w:pict>
        </mc:Fallback>
      </mc:AlternateContent>
    </w:r>
    <w:r w:rsidR="00000000">
      <w:rPr>
        <w:color w:val="808080"/>
        <w:sz w:val="16"/>
        <w:szCs w:val="16"/>
      </w:rPr>
      <w:t xml:space="preserve">Page </w:t>
    </w:r>
    <w:r w:rsidR="00000000">
      <w:rPr>
        <w:color w:val="808080"/>
        <w:sz w:val="16"/>
        <w:szCs w:val="16"/>
      </w:rPr>
      <w:fldChar w:fldCharType="begin"/>
    </w:r>
    <w:r w:rsidR="00000000">
      <w:rPr>
        <w:color w:val="808080"/>
        <w:sz w:val="16"/>
        <w:szCs w:val="16"/>
      </w:rPr>
      <w:instrText>PAGE</w:instrText>
    </w:r>
    <w:r w:rsidR="00000000">
      <w:rPr>
        <w:color w:val="808080"/>
        <w:sz w:val="16"/>
        <w:szCs w:val="16"/>
      </w:rPr>
      <w:fldChar w:fldCharType="separate"/>
    </w:r>
    <w:r>
      <w:rPr>
        <w:noProof/>
        <w:color w:val="808080"/>
        <w:sz w:val="16"/>
        <w:szCs w:val="16"/>
      </w:rPr>
      <w:t>1</w:t>
    </w:r>
    <w:r w:rsidR="00000000">
      <w:rPr>
        <w:color w:val="808080"/>
        <w:sz w:val="16"/>
        <w:szCs w:val="16"/>
      </w:rPr>
      <w:fldChar w:fldCharType="end"/>
    </w:r>
    <w:r w:rsidR="00000000">
      <w:rPr>
        <w:color w:val="808080"/>
        <w:sz w:val="16"/>
        <w:szCs w:val="16"/>
      </w:rPr>
      <w:t xml:space="preserve"> of </w:t>
    </w:r>
    <w:r w:rsidR="00000000">
      <w:rPr>
        <w:color w:val="808080"/>
        <w:sz w:val="16"/>
        <w:szCs w:val="16"/>
      </w:rPr>
      <w:fldChar w:fldCharType="begin"/>
    </w:r>
    <w:r w:rsidR="00000000">
      <w:rPr>
        <w:color w:val="808080"/>
        <w:sz w:val="16"/>
        <w:szCs w:val="16"/>
      </w:rPr>
      <w:instrText>NUMPAGES</w:instrText>
    </w:r>
    <w:r w:rsidR="00000000">
      <w:rPr>
        <w:color w:val="808080"/>
        <w:sz w:val="16"/>
        <w:szCs w:val="16"/>
      </w:rPr>
      <w:fldChar w:fldCharType="separate"/>
    </w:r>
    <w:r>
      <w:rPr>
        <w:noProof/>
        <w:color w:val="808080"/>
        <w:sz w:val="16"/>
        <w:szCs w:val="16"/>
      </w:rPr>
      <w:t>2</w:t>
    </w:r>
    <w:r w:rsidR="00000000">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D363" w14:textId="56F9D197" w:rsidR="00B22B65" w:rsidRDefault="00B22B65">
    <w:pPr>
      <w:pStyle w:val="Footer"/>
    </w:pPr>
    <w:r>
      <w:rPr>
        <w:noProof/>
      </w:rPr>
      <mc:AlternateContent>
        <mc:Choice Requires="wps">
          <w:drawing>
            <wp:anchor distT="0" distB="0" distL="0" distR="0" simplePos="0" relativeHeight="251658240" behindDoc="0" locked="0" layoutInCell="1" allowOverlap="1" wp14:anchorId="48EA72C9" wp14:editId="3E981DA0">
              <wp:simplePos x="635" y="635"/>
              <wp:positionH relativeFrom="page">
                <wp:align>left</wp:align>
              </wp:positionH>
              <wp:positionV relativeFrom="page">
                <wp:align>bottom</wp:align>
              </wp:positionV>
              <wp:extent cx="2599055" cy="345440"/>
              <wp:effectExtent l="0" t="0" r="10795" b="0"/>
              <wp:wrapNone/>
              <wp:docPr id="1925530000" name="Text Box 1" descr="Inpart Sensitivity 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99055" cy="345440"/>
                      </a:xfrm>
                      <a:prstGeom prst="rect">
                        <a:avLst/>
                      </a:prstGeom>
                      <a:noFill/>
                      <a:ln>
                        <a:noFill/>
                      </a:ln>
                    </wps:spPr>
                    <wps:txbx>
                      <w:txbxContent>
                        <w:p w14:paraId="1B98B017" w14:textId="4BA817A1" w:rsidR="00B22B65" w:rsidRPr="00B22B65" w:rsidRDefault="00B22B65" w:rsidP="00B22B65">
                          <w:pPr>
                            <w:rPr>
                              <w:rFonts w:ascii="Aptos" w:eastAsia="Aptos" w:hAnsi="Aptos" w:cs="Aptos"/>
                              <w:noProof/>
                              <w:color w:val="000000"/>
                              <w:sz w:val="20"/>
                              <w:szCs w:val="20"/>
                            </w:rPr>
                          </w:pPr>
                          <w:r w:rsidRPr="00B22B65">
                            <w:rPr>
                              <w:rFonts w:ascii="Aptos" w:eastAsia="Aptos" w:hAnsi="Aptos" w:cs="Aptos"/>
                              <w:noProof/>
                              <w:color w:val="000000"/>
                              <w:sz w:val="20"/>
                              <w:szCs w:val="20"/>
                            </w:rPr>
                            <w:t>Inpart Sensitivity Classification :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EA72C9" id="_x0000_t202" coordsize="21600,21600" o:spt="202" path="m,l,21600r21600,l21600,xe">
              <v:stroke joinstyle="miter"/>
              <v:path gradientshapeok="t" o:connecttype="rect"/>
            </v:shapetype>
            <v:shape id="Text Box 1" o:spid="_x0000_s1028" type="#_x0000_t202" alt="Inpart Sensitivity Classification : Restricted" style="position:absolute;margin-left:0;margin-top:0;width:204.6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" filled="f" stroked="f">
              <v:fill o:detectmouseclick="t"/>
              <v:textbox style="mso-fit-shape-to-text:t" inset="20pt,0,0,15pt">
                <w:txbxContent>
                  <w:p w14:paraId="1B98B017" w14:textId="4BA817A1" w:rsidR="00B22B65" w:rsidRPr="00B22B65" w:rsidRDefault="00B22B65" w:rsidP="00B22B65">
                    <w:pPr>
                      <w:rPr>
                        <w:rFonts w:ascii="Aptos" w:eastAsia="Aptos" w:hAnsi="Aptos" w:cs="Aptos"/>
                        <w:noProof/>
                        <w:color w:val="000000"/>
                        <w:sz w:val="20"/>
                        <w:szCs w:val="20"/>
                      </w:rPr>
                    </w:pPr>
                    <w:r w:rsidRPr="00B22B65">
                      <w:rPr>
                        <w:rFonts w:ascii="Aptos" w:eastAsia="Aptos" w:hAnsi="Aptos" w:cs="Aptos"/>
                        <w:noProof/>
                        <w:color w:val="000000"/>
                        <w:sz w:val="20"/>
                        <w:szCs w:val="20"/>
                      </w:rPr>
                      <w:t>Inpart Sensitivity Classification :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5E9F9" w14:textId="77777777" w:rsidR="001A4996" w:rsidRDefault="001A4996">
      <w:r>
        <w:separator/>
      </w:r>
    </w:p>
  </w:footnote>
  <w:footnote w:type="continuationSeparator" w:id="0">
    <w:p w14:paraId="393E559A" w14:textId="77777777" w:rsidR="001A4996" w:rsidRDefault="001A49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79DC" w14:textId="77777777" w:rsidR="00B53819" w:rsidRPr="00B22B65" w:rsidRDefault="00000000">
    <w:pPr>
      <w:jc w:val="right"/>
      <w:rPr>
        <w:lang w:val="en-US"/>
      </w:rPr>
    </w:pPr>
    <w:r w:rsidRPr="00B22B65">
      <w:rPr>
        <w:color w:val="808080"/>
        <w:sz w:val="16"/>
        <w:szCs w:val="16"/>
        <w:lang w:val="en-US"/>
      </w:rPr>
      <w:t>Veltarix / Meridian — Collaboration and License Agreement (Redline)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DF1DD5"/>
    <w:multiLevelType w:val="hybridMultilevel"/>
    <w:tmpl w:val="C9904916"/>
    <w:lvl w:ilvl="0" w:tplc="41A814CC">
      <w:start w:val="1"/>
      <w:numFmt w:val="bullet"/>
      <w:lvlText w:val="●"/>
      <w:lvlJc w:val="left"/>
      <w:pPr>
        <w:ind w:left="720" w:hanging="360"/>
      </w:pPr>
    </w:lvl>
    <w:lvl w:ilvl="1" w:tplc="4C6C63F8">
      <w:start w:val="1"/>
      <w:numFmt w:val="bullet"/>
      <w:lvlText w:val="○"/>
      <w:lvlJc w:val="left"/>
      <w:pPr>
        <w:ind w:left="1440" w:hanging="360"/>
      </w:pPr>
    </w:lvl>
    <w:lvl w:ilvl="2" w:tplc="9F30980A">
      <w:start w:val="1"/>
      <w:numFmt w:val="bullet"/>
      <w:lvlText w:val="■"/>
      <w:lvlJc w:val="left"/>
      <w:pPr>
        <w:ind w:left="2160" w:hanging="360"/>
      </w:pPr>
    </w:lvl>
    <w:lvl w:ilvl="3" w:tplc="5582C096">
      <w:start w:val="1"/>
      <w:numFmt w:val="bullet"/>
      <w:lvlText w:val="●"/>
      <w:lvlJc w:val="left"/>
      <w:pPr>
        <w:ind w:left="2880" w:hanging="360"/>
      </w:pPr>
    </w:lvl>
    <w:lvl w:ilvl="4" w:tplc="CAD623C8">
      <w:start w:val="1"/>
      <w:numFmt w:val="bullet"/>
      <w:lvlText w:val="○"/>
      <w:lvlJc w:val="left"/>
      <w:pPr>
        <w:ind w:left="3600" w:hanging="360"/>
      </w:pPr>
    </w:lvl>
    <w:lvl w:ilvl="5" w:tplc="177668FE">
      <w:start w:val="1"/>
      <w:numFmt w:val="bullet"/>
      <w:lvlText w:val="■"/>
      <w:lvlJc w:val="left"/>
      <w:pPr>
        <w:ind w:left="4320" w:hanging="360"/>
      </w:pPr>
    </w:lvl>
    <w:lvl w:ilvl="6" w:tplc="7A5EF32C">
      <w:start w:val="1"/>
      <w:numFmt w:val="bullet"/>
      <w:lvlText w:val="●"/>
      <w:lvlJc w:val="left"/>
      <w:pPr>
        <w:ind w:left="5040" w:hanging="360"/>
      </w:pPr>
    </w:lvl>
    <w:lvl w:ilvl="7" w:tplc="89A058BC">
      <w:start w:val="1"/>
      <w:numFmt w:val="bullet"/>
      <w:lvlText w:val="●"/>
      <w:lvlJc w:val="left"/>
      <w:pPr>
        <w:ind w:left="5760" w:hanging="360"/>
      </w:pPr>
    </w:lvl>
    <w:lvl w:ilvl="8" w:tplc="904AE1E2">
      <w:start w:val="1"/>
      <w:numFmt w:val="bullet"/>
      <w:lvlText w:val="●"/>
      <w:lvlJc w:val="left"/>
      <w:pPr>
        <w:ind w:left="6480" w:hanging="360"/>
      </w:pPr>
    </w:lvl>
  </w:abstractNum>
  <w:num w:numId="1" w16cid:durableId="14381413">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h Nguyen">
    <w15:presenceInfo w15:providerId="AD" w15:userId="S::linh.nguyen@inova.io::af4cc3a5-b77e-4c92-a481-77cf2adfe2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819"/>
    <w:rsid w:val="001A4996"/>
    <w:rsid w:val="006E0473"/>
    <w:rsid w:val="00B22B65"/>
    <w:rsid w:val="00B538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17989"/>
  <w15:docId w15:val="{DBF00CED-3301-4A4A-8F38-DE858C403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22B65"/>
  </w:style>
  <w:style w:type="paragraph" w:styleId="Footer">
    <w:name w:val="footer"/>
    <w:basedOn w:val="Normal"/>
    <w:link w:val="FooterChar"/>
    <w:uiPriority w:val="99"/>
    <w:unhideWhenUsed/>
    <w:rsid w:val="00B22B65"/>
    <w:pPr>
      <w:tabs>
        <w:tab w:val="center" w:pos="4513"/>
        <w:tab w:val="right" w:pos="9026"/>
      </w:tabs>
    </w:pPr>
  </w:style>
  <w:style w:type="character" w:customStyle="1" w:styleId="FooterChar">
    <w:name w:val="Footer Char"/>
    <w:basedOn w:val="DefaultParagraphFont"/>
    <w:link w:val="Footer"/>
    <w:uiPriority w:val="99"/>
    <w:rsid w:val="00B22B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d334ed2-d90f-4221-bda9-e06d17a470c8}" enabled="1" method="Standard" siteId="{9978370c-eda9-4fa6-b08f-02178d9c5bef}" contentBits="2" removed="0"/>
</clbl:labelList>
</file>

<file path=docProps/app.xml><?xml version="1.0" encoding="utf-8"?>
<Properties xmlns="http://schemas.openxmlformats.org/officeDocument/2006/extended-properties" xmlns:vt="http://schemas.openxmlformats.org/officeDocument/2006/docPropsVTypes">
  <Template>Normal</Template>
  <TotalTime>2</TotalTime>
  <Pages>6</Pages>
  <Words>1500</Words>
  <Characters>8256</Characters>
  <Application>Microsoft Office Word</Application>
  <DocSecurity>0</DocSecurity>
  <Lines>68</Lines>
  <Paragraphs>19</Paragraphs>
  <ScaleCrop>false</ScaleCrop>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Collaboration and License Agreement — Redline</dc:title>
  <dc:creator>Inpart Contract Review Assistant</dc:creator>
  <cp:lastModifiedBy>Linh Nguyen</cp:lastModifiedBy>
  <cp:revision>2</cp:revision>
  <dcterms:created xsi:type="dcterms:W3CDTF">2026-09-16T06:11:00Z</dcterms:created>
  <dcterms:modified xsi:type="dcterms:W3CDTF">2026-09-16T09:37:00Z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72c54190,237936e5,773887b1</vt:lpwstr>
  </property>
  <property fmtid="{D5CDD505-2E9C-101B-9397-08002B2CF9AE}" pid="3" name="ClassificationContentMarkingFooterFontProps">
    <vt:lpwstr>#000000,10,Aptos</vt:lpwstr>
  </property>
  <property fmtid="{D5CDD505-2E9C-101B-9397-08002B2CF9AE}" pid="4" name="ClassificationContentMarkingFooterText">
    <vt:lpwstr>Inpart Sensitivity Classification : Restricted</vt:lpwstr>
  </property>
</Properties>
</file>